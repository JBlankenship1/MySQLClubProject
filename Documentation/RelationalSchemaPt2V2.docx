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9726" w14:textId="77777777" w:rsidR="0016753C" w:rsidRDefault="0016753C" w:rsidP="008C7E3A">
      <w:pPr>
        <w:jc w:val="right"/>
        <w:rPr>
          <w:b/>
          <w:bCs/>
        </w:rPr>
      </w:pPr>
      <w:r w:rsidRPr="002F7709">
        <w:rPr>
          <w:b/>
          <w:bCs/>
        </w:rPr>
        <w:t>CS 405 Group Project</w:t>
      </w:r>
    </w:p>
    <w:p w14:paraId="5464481D" w14:textId="307A1259" w:rsidR="008C7E3A" w:rsidRDefault="008C7E3A" w:rsidP="008C7E3A">
      <w:pPr>
        <w:jc w:val="right"/>
        <w:rPr>
          <w:b/>
          <w:bCs/>
        </w:rPr>
      </w:pPr>
      <w:r>
        <w:rPr>
          <w:b/>
          <w:bCs/>
        </w:rPr>
        <w:t>Sprin</w:t>
      </w:r>
      <w:ins w:id="0" w:author="Morey, Liz" w:date="2026-04-08T08:00:00Z" w16du:dateUtc="2026-04-08T12:00:00Z">
        <w:r w:rsidR="005949C9">
          <w:rPr>
            <w:b/>
            <w:bCs/>
          </w:rPr>
          <w:t>g</w:t>
        </w:r>
      </w:ins>
      <w:del w:id="1" w:author="Morey, Liz" w:date="2026-04-08T08:00:00Z" w16du:dateUtc="2026-04-08T12:00:00Z">
        <w:r w:rsidDel="005949C9">
          <w:rPr>
            <w:b/>
            <w:bCs/>
          </w:rPr>
          <w:delText>t</w:delText>
        </w:r>
      </w:del>
      <w:r>
        <w:rPr>
          <w:b/>
          <w:bCs/>
        </w:rPr>
        <w:t xml:space="preserve"> Semester 2026</w:t>
      </w:r>
    </w:p>
    <w:p w14:paraId="3B993AEF" w14:textId="04BC00BE" w:rsidR="008C7E3A" w:rsidRPr="002F7709" w:rsidRDefault="008C7E3A" w:rsidP="008C7E3A">
      <w:pPr>
        <w:jc w:val="right"/>
        <w:rPr>
          <w:b/>
          <w:bCs/>
        </w:rPr>
      </w:pPr>
      <w:r>
        <w:rPr>
          <w:b/>
          <w:bCs/>
        </w:rPr>
        <w:t xml:space="preserve">Liz Morey, Nicholas Atchison, Jacob Blankenship, Luke </w:t>
      </w:r>
      <w:proofErr w:type="spellStart"/>
      <w:r>
        <w:rPr>
          <w:b/>
          <w:bCs/>
        </w:rPr>
        <w:t>Zurad</w:t>
      </w:r>
      <w:proofErr w:type="spellEnd"/>
    </w:p>
    <w:p w14:paraId="0D2F7C96" w14:textId="71CB30C0" w:rsidR="008C7E3A" w:rsidRPr="002F7709" w:rsidRDefault="0016753C" w:rsidP="008C7E3A">
      <w:pPr>
        <w:jc w:val="right"/>
        <w:rPr>
          <w:b/>
          <w:bCs/>
        </w:rPr>
      </w:pPr>
      <w:r w:rsidRPr="002F7709">
        <w:rPr>
          <w:b/>
          <w:bCs/>
        </w:rPr>
        <w:t>Part II</w:t>
      </w:r>
    </w:p>
    <w:p w14:paraId="1ACB6A12" w14:textId="77777777" w:rsidR="008C7E3A" w:rsidRDefault="008C7E3A" w:rsidP="0016753C">
      <w:pPr>
        <w:rPr>
          <w:b/>
          <w:bCs/>
        </w:rPr>
      </w:pPr>
    </w:p>
    <w:p w14:paraId="09ACD8BA" w14:textId="3B7536FD" w:rsidR="0016753C" w:rsidRPr="002F7709" w:rsidRDefault="0016753C" w:rsidP="0016753C">
      <w:pPr>
        <w:rPr>
          <w:b/>
          <w:bCs/>
        </w:rPr>
      </w:pPr>
      <w:r w:rsidRPr="002F7709">
        <w:rPr>
          <w:b/>
          <w:bCs/>
        </w:rPr>
        <w:t>Schemas:</w:t>
      </w:r>
    </w:p>
    <w:p w14:paraId="47031AC8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 xml:space="preserve">Meetings </w:t>
      </w:r>
      <w:r>
        <w:t>(</w:t>
      </w:r>
      <w:proofErr w:type="spellStart"/>
      <w:r w:rsidRPr="00B14957">
        <w:rPr>
          <w:u w:val="single"/>
        </w:rPr>
        <w:t>meetingDate</w:t>
      </w:r>
      <w:proofErr w:type="spellEnd"/>
      <w:r>
        <w:t xml:space="preserve">, classroom, </w:t>
      </w:r>
      <w:proofErr w:type="spellStart"/>
      <w:r>
        <w:t>meetingStartTime</w:t>
      </w:r>
      <w:proofErr w:type="spellEnd"/>
      <w:r>
        <w:t xml:space="preserve">, </w:t>
      </w:r>
      <w:proofErr w:type="spellStart"/>
      <w:r>
        <w:t>meetingEndTime</w:t>
      </w:r>
      <w:proofErr w:type="spellEnd"/>
      <w:r>
        <w:t xml:space="preserve">, </w:t>
      </w:r>
      <w:proofErr w:type="spellStart"/>
      <w:r>
        <w:t>meetingDescription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</w:t>
      </w:r>
      <w:r>
        <w:rPr>
          <w:u w:val="single"/>
        </w:rPr>
        <w:t>N</w:t>
      </w:r>
      <w:r w:rsidRPr="00B14957">
        <w:rPr>
          <w:u w:val="single"/>
        </w:rPr>
        <w:t>ame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</w:t>
      </w:r>
      <w:r>
        <w:rPr>
          <w:u w:val="single"/>
        </w:rPr>
        <w:t>Y</w:t>
      </w:r>
      <w:r w:rsidRPr="00B14957">
        <w:rPr>
          <w:u w:val="single"/>
        </w:rPr>
        <w:t>ear</w:t>
      </w:r>
      <w:proofErr w:type="spellEnd"/>
      <w:r>
        <w:t>)</w:t>
      </w:r>
    </w:p>
    <w:p w14:paraId="7AEC584A" w14:textId="77777777" w:rsidR="002F7709" w:rsidRDefault="0016753C" w:rsidP="002F7709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 xml:space="preserve">Primary Key: </w:t>
      </w:r>
      <w:r>
        <w:t xml:space="preserve">(date, 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>)</w:t>
      </w:r>
    </w:p>
    <w:p w14:paraId="12224A41" w14:textId="4C7D3879" w:rsidR="0016753C" w:rsidRDefault="0016753C" w:rsidP="002F7709">
      <w:pPr>
        <w:pStyle w:val="ListParagraph"/>
        <w:numPr>
          <w:ilvl w:val="1"/>
          <w:numId w:val="1"/>
        </w:numPr>
        <w:spacing w:after="240"/>
        <w:rPr>
          <w:ins w:id="2" w:author="Morey, Liz" w:date="2026-04-08T08:02:00Z" w16du:dateUtc="2026-04-08T12:02:00Z"/>
        </w:rPr>
      </w:pPr>
      <w:r w:rsidRPr="002F7709">
        <w:rPr>
          <w:b/>
          <w:bCs/>
        </w:rPr>
        <w:t>Dependencies:</w:t>
      </w:r>
      <w:r w:rsidR="002F7709" w:rsidRPr="002F7709">
        <w:rPr>
          <w:b/>
          <w:bCs/>
        </w:rPr>
        <w:t xml:space="preserve"> </w:t>
      </w:r>
      <w:r w:rsidR="002F7709">
        <w:t>(</w:t>
      </w:r>
      <w:proofErr w:type="spellStart"/>
      <w:r w:rsidR="002F7709">
        <w:t>meetingDate</w:t>
      </w:r>
      <w:proofErr w:type="spellEnd"/>
      <w:r w:rsidR="002F7709">
        <w:t xml:space="preserve">, </w:t>
      </w:r>
      <w:proofErr w:type="spellStart"/>
      <w:r w:rsidR="002F7709">
        <w:t>clubName</w:t>
      </w:r>
      <w:proofErr w:type="spellEnd"/>
      <w:r w:rsidR="002F7709">
        <w:t xml:space="preserve">, </w:t>
      </w:r>
      <w:proofErr w:type="spellStart"/>
      <w:r w:rsidR="002F7709">
        <w:t>clubYear</w:t>
      </w:r>
      <w:proofErr w:type="spellEnd"/>
      <w:r w:rsidR="002F7709">
        <w:t xml:space="preserve">) -&gt; classroom, </w:t>
      </w:r>
      <w:proofErr w:type="spellStart"/>
      <w:r w:rsidR="002F7709">
        <w:t>meetingStartTime</w:t>
      </w:r>
      <w:proofErr w:type="spellEnd"/>
      <w:r w:rsidR="002F7709">
        <w:t xml:space="preserve">, </w:t>
      </w:r>
      <w:proofErr w:type="spellStart"/>
      <w:r w:rsidR="002F7709">
        <w:t>meetingEndTime</w:t>
      </w:r>
      <w:proofErr w:type="spellEnd"/>
      <w:r w:rsidR="002F7709">
        <w:t xml:space="preserve">, </w:t>
      </w:r>
      <w:proofErr w:type="spellStart"/>
      <w:r w:rsidR="002F7709">
        <w:t>meetingDescription</w:t>
      </w:r>
      <w:proofErr w:type="spellEnd"/>
    </w:p>
    <w:p w14:paraId="43C738B6" w14:textId="2620A62A" w:rsidR="005949C9" w:rsidRDefault="005949C9" w:rsidP="002F7709">
      <w:pPr>
        <w:pStyle w:val="ListParagraph"/>
        <w:numPr>
          <w:ilvl w:val="1"/>
          <w:numId w:val="1"/>
        </w:numPr>
        <w:spacing w:after="240"/>
        <w:rPr>
          <w:ins w:id="3" w:author="Morey, Liz" w:date="2026-04-08T08:03:00Z" w16du:dateUtc="2026-04-08T12:03:00Z"/>
        </w:rPr>
      </w:pPr>
      <w:ins w:id="4" w:author="Morey, Liz" w:date="2026-04-08T08:02:00Z" w16du:dateUtc="2026-04-08T12:02:00Z">
        <w:r>
          <w:t>(</w:t>
        </w:r>
        <w:proofErr w:type="spellStart"/>
        <w:r>
          <w:t>meetingDate</w:t>
        </w:r>
        <w:proofErr w:type="spellEnd"/>
        <w:r>
          <w:t xml:space="preserve">, </w:t>
        </w:r>
        <w:r>
          <w:t>classroom</w:t>
        </w:r>
        <w:r>
          <w:t xml:space="preserve">, </w:t>
        </w:r>
        <w:proofErr w:type="spellStart"/>
        <w:r>
          <w:t>meetingStartTime</w:t>
        </w:r>
        <w:proofErr w:type="spellEnd"/>
        <w:r>
          <w:t xml:space="preserve">) -&gt; </w:t>
        </w:r>
      </w:ins>
      <w:proofErr w:type="spellStart"/>
      <w:ins w:id="5" w:author="Morey, Liz" w:date="2026-04-08T08:03:00Z" w16du:dateUtc="2026-04-08T12:03:00Z">
        <w:r>
          <w:t>meetingDescription</w:t>
        </w:r>
        <w:proofErr w:type="spellEnd"/>
        <w:r>
          <w:t xml:space="preserve">, </w:t>
        </w:r>
        <w:proofErr w:type="spellStart"/>
        <w:r>
          <w:t>clubName</w:t>
        </w:r>
        <w:proofErr w:type="spellEnd"/>
        <w:r>
          <w:t xml:space="preserve">, </w:t>
        </w:r>
        <w:proofErr w:type="spellStart"/>
        <w:r>
          <w:t>clubYear</w:t>
        </w:r>
      </w:ins>
      <w:proofErr w:type="spellEnd"/>
      <w:ins w:id="6" w:author="Morey, Liz" w:date="2026-04-08T08:02:00Z" w16du:dateUtc="2026-04-08T12:02:00Z">
        <w:r>
          <w:t xml:space="preserve">, </w:t>
        </w:r>
        <w:proofErr w:type="spellStart"/>
        <w:r>
          <w:t>meetingEndTime</w:t>
        </w:r>
      </w:ins>
      <w:proofErr w:type="spellEnd"/>
    </w:p>
    <w:p w14:paraId="4ECFDAB6" w14:textId="599FC98D" w:rsidR="005949C9" w:rsidRDefault="005949C9" w:rsidP="005949C9">
      <w:pPr>
        <w:pStyle w:val="ListParagraph"/>
        <w:numPr>
          <w:ilvl w:val="1"/>
          <w:numId w:val="1"/>
        </w:numPr>
        <w:spacing w:after="240"/>
      </w:pPr>
      <w:ins w:id="7" w:author="Morey, Liz" w:date="2026-04-08T08:03:00Z" w16du:dateUtc="2026-04-08T12:03:00Z">
        <w:r>
          <w:t>(</w:t>
        </w:r>
        <w:proofErr w:type="spellStart"/>
        <w:r>
          <w:t>meetingDate</w:t>
        </w:r>
        <w:proofErr w:type="spellEnd"/>
        <w:r>
          <w:t xml:space="preserve">, classroom, </w:t>
        </w:r>
        <w:proofErr w:type="spellStart"/>
        <w:r>
          <w:t>meeting</w:t>
        </w:r>
        <w:r>
          <w:t>End</w:t>
        </w:r>
        <w:r>
          <w:t xml:space="preserve">Time) </w:t>
        </w:r>
        <w:proofErr w:type="spellEnd"/>
        <w:r>
          <w:t xml:space="preserve">-&gt; </w:t>
        </w:r>
        <w:proofErr w:type="spellStart"/>
        <w:r>
          <w:t>meetingDescription</w:t>
        </w:r>
        <w:proofErr w:type="spellEnd"/>
        <w:r>
          <w:t xml:space="preserve">, </w:t>
        </w:r>
        <w:proofErr w:type="spellStart"/>
        <w:r>
          <w:t>clubName</w:t>
        </w:r>
        <w:proofErr w:type="spellEnd"/>
        <w:r>
          <w:t xml:space="preserve">, </w:t>
        </w:r>
        <w:proofErr w:type="spellStart"/>
        <w:r>
          <w:t>clubYear</w:t>
        </w:r>
        <w:proofErr w:type="spellEnd"/>
        <w:r>
          <w:t xml:space="preserve">, </w:t>
        </w:r>
        <w:proofErr w:type="spellStart"/>
        <w:r>
          <w:t>meeting</w:t>
        </w:r>
        <w:r>
          <w:t>Start</w:t>
        </w:r>
        <w:r>
          <w:t>Time</w:t>
        </w:r>
      </w:ins>
      <w:proofErr w:type="spellEnd"/>
    </w:p>
    <w:p w14:paraId="476C0E2D" w14:textId="7E4D3DAC" w:rsidR="005949C9" w:rsidRDefault="002F7709" w:rsidP="0016753C">
      <w:pPr>
        <w:pStyle w:val="ListParagraph"/>
        <w:numPr>
          <w:ilvl w:val="1"/>
          <w:numId w:val="1"/>
        </w:numPr>
        <w:spacing w:after="240"/>
      </w:pPr>
      <w:del w:id="8" w:author="Morey, Liz" w:date="2026-04-08T08:08:00Z" w16du:dateUtc="2026-04-08T12:08:00Z">
        <w:r w:rsidDel="005949C9">
          <w:delText>All functional dependencies are in</w:delText>
        </w:r>
        <w:r w:rsidR="0016753C" w:rsidDel="005949C9">
          <w:delText xml:space="preserve"> BCNF </w:delText>
        </w:r>
        <w:r w:rsidDel="005949C9">
          <w:delText>as</w:delText>
        </w:r>
        <w:r w:rsidR="0016753C" w:rsidDel="005949C9">
          <w:delText xml:space="preserve"> the primary key of “Meeting” is a superkey for all “Meeting” attributes.</w:delText>
        </w:r>
        <w:r w:rsidDel="005949C9">
          <w:delText xml:space="preserve"> There </w:delText>
        </w:r>
      </w:del>
      <w:del w:id="9" w:author="Morey, Liz" w:date="2026-04-08T08:00:00Z" w16du:dateUtc="2026-04-08T12:00:00Z">
        <w:r w:rsidDel="005949C9">
          <w:delText>is</w:delText>
        </w:r>
      </w:del>
      <w:del w:id="10" w:author="Morey, Liz" w:date="2026-04-08T08:08:00Z" w16du:dateUtc="2026-04-08T12:08:00Z">
        <w:r w:rsidDel="005949C9">
          <w:delText xml:space="preserve"> no other dependencies.</w:delText>
        </w:r>
      </w:del>
      <w:ins w:id="11" w:author="Morey, Liz" w:date="2026-04-08T08:07:00Z" w16du:dateUtc="2026-04-08T12:07:00Z">
        <w:r w:rsidR="005949C9">
          <w:t xml:space="preserve">This relational schema is in BCNF as </w:t>
        </w:r>
      </w:ins>
      <w:ins w:id="12" w:author="Morey, Liz" w:date="2026-04-08T08:08:00Z" w16du:dateUtc="2026-04-08T12:08:00Z">
        <w:r w:rsidR="005949C9">
          <w:t xml:space="preserve">any combination of attributes that determines another attribute determines </w:t>
        </w:r>
        <w:r w:rsidR="005949C9" w:rsidRPr="005949C9">
          <w:rPr>
            <w:u w:val="single"/>
            <w:rPrChange w:id="13" w:author="Morey, Liz" w:date="2026-04-08T08:08:00Z" w16du:dateUtc="2026-04-08T12:08:00Z">
              <w:rPr/>
            </w:rPrChange>
          </w:rPr>
          <w:t>all</w:t>
        </w:r>
        <w:r w:rsidR="005949C9">
          <w:t xml:space="preserve"> </w:t>
        </w:r>
        <w:proofErr w:type="gramStart"/>
        <w:r w:rsidR="005949C9">
          <w:t>attributes</w:t>
        </w:r>
        <w:proofErr w:type="gramEnd"/>
        <w:r w:rsidR="005949C9">
          <w:t xml:space="preserve"> so the left side of all functional dependencies are </w:t>
        </w:r>
        <w:proofErr w:type="spellStart"/>
        <w:r w:rsidR="005949C9">
          <w:t>superkeys</w:t>
        </w:r>
        <w:proofErr w:type="spellEnd"/>
        <w:r w:rsidR="005949C9">
          <w:t xml:space="preserve">. </w:t>
        </w:r>
      </w:ins>
    </w:p>
    <w:p w14:paraId="795B9D6A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Clubs</w:t>
      </w:r>
      <w:r>
        <w:t xml:space="preserve"> (</w:t>
      </w:r>
      <w:proofErr w:type="spellStart"/>
      <w:r w:rsidRPr="00B14957">
        <w:rPr>
          <w:u w:val="single"/>
        </w:rPr>
        <w:t>clubName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clubYear</w:t>
      </w:r>
      <w:proofErr w:type="spellEnd"/>
      <w:r>
        <w:t xml:space="preserve">, </w:t>
      </w:r>
      <w:r w:rsidRPr="001E4C7C">
        <w:t>budget</w:t>
      </w:r>
      <w:r>
        <w:t xml:space="preserve">, </w:t>
      </w:r>
      <w:proofErr w:type="spellStart"/>
      <w:r>
        <w:t>facultyID</w:t>
      </w:r>
      <w:proofErr w:type="spellEnd"/>
      <w:r>
        <w:t>)</w:t>
      </w:r>
    </w:p>
    <w:p w14:paraId="4AB2D2FC" w14:textId="4D883A48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 xml:space="preserve">Primary Key: </w:t>
      </w:r>
      <w:r>
        <w:t>(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>)</w:t>
      </w:r>
    </w:p>
    <w:p w14:paraId="79DA39A7" w14:textId="77777777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>
        <w:t xml:space="preserve"> (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 xml:space="preserve">) -&gt; budget, </w:t>
      </w:r>
      <w:proofErr w:type="spellStart"/>
      <w:r>
        <w:t>advisorID</w:t>
      </w:r>
      <w:proofErr w:type="spellEnd"/>
    </w:p>
    <w:p w14:paraId="4954E18B" w14:textId="43E5AC07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</w:t>
      </w:r>
      <w:r w:rsidR="0016753C">
        <w:t xml:space="preserve">the primary key of “Club” is a </w:t>
      </w:r>
      <w:proofErr w:type="spellStart"/>
      <w:r w:rsidR="0016753C">
        <w:t>superkey</w:t>
      </w:r>
      <w:proofErr w:type="spellEnd"/>
      <w:r w:rsidR="0016753C">
        <w:t xml:space="preserve"> for all “Club” attributes. There </w:t>
      </w:r>
      <w:del w:id="14" w:author="Morey, Liz" w:date="2026-04-08T08:01:00Z" w16du:dateUtc="2026-04-08T12:01:00Z">
        <w:r w:rsidR="0016753C" w:rsidDel="005949C9">
          <w:delText>is</w:delText>
        </w:r>
      </w:del>
      <w:ins w:id="15" w:author="Morey, Liz" w:date="2026-04-08T08:01:00Z" w16du:dateUtc="2026-04-08T12:01:00Z">
        <w:r w:rsidR="005949C9">
          <w:t>are</w:t>
        </w:r>
      </w:ins>
      <w:r w:rsidR="0016753C">
        <w:t xml:space="preserve"> no other dependencies</w:t>
      </w:r>
      <w:r>
        <w:t>.</w:t>
      </w:r>
    </w:p>
    <w:p w14:paraId="585D5CB9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Events</w:t>
      </w:r>
      <w:r>
        <w:t xml:space="preserve"> (</w:t>
      </w:r>
      <w:proofErr w:type="spellStart"/>
      <w:r w:rsidRPr="00B14957">
        <w:rPr>
          <w:u w:val="single"/>
        </w:rPr>
        <w:t>eventDate</w:t>
      </w:r>
      <w:proofErr w:type="spellEnd"/>
      <w:r>
        <w:t xml:space="preserve">, </w:t>
      </w:r>
      <w:proofErr w:type="spellStart"/>
      <w:r>
        <w:t>eventStartTime</w:t>
      </w:r>
      <w:proofErr w:type="spellEnd"/>
      <w:r>
        <w:t xml:space="preserve">, </w:t>
      </w:r>
      <w:proofErr w:type="spellStart"/>
      <w:r>
        <w:t>eventEndTime</w:t>
      </w:r>
      <w:proofErr w:type="spellEnd"/>
      <w:r>
        <w:t xml:space="preserve">, </w:t>
      </w:r>
      <w:proofErr w:type="spellStart"/>
      <w:r>
        <w:t>eventDescription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</w:t>
      </w:r>
      <w:r>
        <w:rPr>
          <w:u w:val="single"/>
        </w:rPr>
        <w:t>N</w:t>
      </w:r>
      <w:r w:rsidRPr="00B14957">
        <w:rPr>
          <w:u w:val="single"/>
        </w:rPr>
        <w:t>ame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</w:t>
      </w:r>
      <w:r>
        <w:rPr>
          <w:u w:val="single"/>
        </w:rPr>
        <w:t>Y</w:t>
      </w:r>
      <w:r w:rsidRPr="00B14957">
        <w:rPr>
          <w:u w:val="single"/>
        </w:rPr>
        <w:t>ear</w:t>
      </w:r>
      <w:proofErr w:type="spellEnd"/>
      <w:r>
        <w:t>)</w:t>
      </w:r>
    </w:p>
    <w:p w14:paraId="10BB0D23" w14:textId="6E0E9795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 xml:space="preserve">Primary Key: </w:t>
      </w:r>
      <w:r>
        <w:t>(</w:t>
      </w:r>
      <w:proofErr w:type="spellStart"/>
      <w:r>
        <w:t>eventDate</w:t>
      </w:r>
      <w:proofErr w:type="spellEnd"/>
      <w:r>
        <w:t xml:space="preserve">, 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>)</w:t>
      </w:r>
    </w:p>
    <w:p w14:paraId="47C70790" w14:textId="2485F7C7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>
        <w:t xml:space="preserve"> (</w:t>
      </w:r>
      <w:proofErr w:type="spellStart"/>
      <w:r>
        <w:t>meetingDate</w:t>
      </w:r>
      <w:proofErr w:type="spellEnd"/>
      <w:r>
        <w:t xml:space="preserve">, 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 xml:space="preserve">) -&gt; classroom, </w:t>
      </w:r>
      <w:proofErr w:type="spellStart"/>
      <w:r>
        <w:t>meetingStartTime</w:t>
      </w:r>
      <w:proofErr w:type="spellEnd"/>
      <w:r>
        <w:t xml:space="preserve">, </w:t>
      </w:r>
      <w:proofErr w:type="spellStart"/>
      <w:r>
        <w:t>meetingEndTime</w:t>
      </w:r>
      <w:proofErr w:type="spellEnd"/>
      <w:r>
        <w:t xml:space="preserve">, </w:t>
      </w:r>
      <w:proofErr w:type="spellStart"/>
      <w:r>
        <w:t>meetingDescription</w:t>
      </w:r>
      <w:proofErr w:type="spellEnd"/>
    </w:p>
    <w:p w14:paraId="72F3A8B7" w14:textId="039A2704" w:rsidR="0016753C" w:rsidRDefault="002F7709" w:rsidP="002F7709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the primary key of </w:t>
      </w:r>
      <w:r w:rsidR="0016753C">
        <w:t xml:space="preserve">“Meeting” is a </w:t>
      </w:r>
      <w:proofErr w:type="spellStart"/>
      <w:r w:rsidR="0016753C">
        <w:t>superkey</w:t>
      </w:r>
      <w:proofErr w:type="spellEnd"/>
      <w:r w:rsidR="0016753C">
        <w:t xml:space="preserve"> for all “Meeting” attributes.</w:t>
      </w:r>
      <w:r w:rsidRPr="002F7709">
        <w:t xml:space="preserve"> </w:t>
      </w:r>
      <w:r>
        <w:t xml:space="preserve">There </w:t>
      </w:r>
      <w:del w:id="16" w:author="Morey, Liz" w:date="2026-04-08T08:01:00Z" w16du:dateUtc="2026-04-08T12:01:00Z">
        <w:r w:rsidDel="005949C9">
          <w:delText>is</w:delText>
        </w:r>
      </w:del>
      <w:ins w:id="17" w:author="Morey, Liz" w:date="2026-04-08T08:01:00Z" w16du:dateUtc="2026-04-08T12:01:00Z">
        <w:r w:rsidR="005949C9">
          <w:t>are</w:t>
        </w:r>
      </w:ins>
      <w:r>
        <w:t xml:space="preserve"> no other dependencies.</w:t>
      </w:r>
    </w:p>
    <w:p w14:paraId="089C6CBE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Faculty</w:t>
      </w:r>
      <w:r>
        <w:t xml:space="preserve"> (</w:t>
      </w:r>
      <w:proofErr w:type="spellStart"/>
      <w:r>
        <w:t>faculty</w:t>
      </w:r>
      <w:r w:rsidRPr="00B14957">
        <w:rPr>
          <w:u w:val="single"/>
        </w:rPr>
        <w:t>ID</w:t>
      </w:r>
      <w:proofErr w:type="spellEnd"/>
      <w:r>
        <w:t xml:space="preserve">, </w:t>
      </w:r>
      <w:proofErr w:type="spellStart"/>
      <w:r>
        <w:t>facultyName</w:t>
      </w:r>
      <w:proofErr w:type="spellEnd"/>
      <w:r>
        <w:t>)</w:t>
      </w:r>
    </w:p>
    <w:p w14:paraId="74047D07" w14:textId="17A80E6B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</w:t>
      </w:r>
      <w:r w:rsidR="002F7709">
        <w:rPr>
          <w:b/>
          <w:bCs/>
        </w:rPr>
        <w:t>y:</w:t>
      </w:r>
      <w:r>
        <w:t xml:space="preserve"> (</w:t>
      </w:r>
      <w:proofErr w:type="spellStart"/>
      <w:r>
        <w:t>facultyID</w:t>
      </w:r>
      <w:proofErr w:type="spellEnd"/>
      <w:r>
        <w:t>)</w:t>
      </w:r>
    </w:p>
    <w:p w14:paraId="52D3D13D" w14:textId="47D829CA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rPr>
          <w:b/>
          <w:bCs/>
        </w:rPr>
        <w:t xml:space="preserve">Dependencies: </w:t>
      </w:r>
      <w:proofErr w:type="spellStart"/>
      <w:r w:rsidR="0016753C">
        <w:t>facultyID</w:t>
      </w:r>
      <w:proofErr w:type="spellEnd"/>
      <w:r w:rsidR="0016753C">
        <w:t xml:space="preserve"> -&gt; </w:t>
      </w:r>
      <w:proofErr w:type="spellStart"/>
      <w:r w:rsidR="0016753C">
        <w:t>facultyName</w:t>
      </w:r>
      <w:proofErr w:type="spellEnd"/>
    </w:p>
    <w:p w14:paraId="739FE665" w14:textId="77777777" w:rsidR="008C7E3A" w:rsidRDefault="008C7E3A" w:rsidP="008C7E3A">
      <w:pPr>
        <w:pStyle w:val="ListParagraph"/>
        <w:numPr>
          <w:ilvl w:val="1"/>
          <w:numId w:val="1"/>
        </w:numPr>
        <w:spacing w:after="240"/>
      </w:pPr>
      <w:r>
        <w:lastRenderedPageBreak/>
        <w:t>All functional dependencies are in BCNF as there are only two attributes. All schemas with 2 attributes are in BCNF.</w:t>
      </w:r>
    </w:p>
    <w:p w14:paraId="2D4E6F6B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Expenses</w:t>
      </w:r>
      <w:r>
        <w:t xml:space="preserve"> (</w:t>
      </w:r>
      <w:proofErr w:type="spellStart"/>
      <w:r>
        <w:rPr>
          <w:u w:val="single"/>
        </w:rPr>
        <w:t>e</w:t>
      </w:r>
      <w:r w:rsidRPr="00B14957">
        <w:rPr>
          <w:u w:val="single"/>
        </w:rPr>
        <w:t>xpenseID</w:t>
      </w:r>
      <w:proofErr w:type="spellEnd"/>
      <w:r>
        <w:t xml:space="preserve">, </w:t>
      </w:r>
      <w:proofErr w:type="spellStart"/>
      <w:r>
        <w:t>expenseDate</w:t>
      </w:r>
      <w:proofErr w:type="spellEnd"/>
      <w:r>
        <w:t xml:space="preserve">, amount, </w:t>
      </w:r>
      <w:proofErr w:type="spellStart"/>
      <w:r>
        <w:t>expenseDescription</w:t>
      </w:r>
      <w:proofErr w:type="spellEnd"/>
      <w:r>
        <w:t xml:space="preserve">, 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>)</w:t>
      </w:r>
    </w:p>
    <w:p w14:paraId="35151DBC" w14:textId="4AC806D8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Key:</w:t>
      </w:r>
      <w:r>
        <w:t xml:space="preserve"> (</w:t>
      </w:r>
      <w:proofErr w:type="spellStart"/>
      <w:r>
        <w:t>expenseID</w:t>
      </w:r>
      <w:proofErr w:type="spellEnd"/>
      <w:r>
        <w:t>)</w:t>
      </w:r>
    </w:p>
    <w:p w14:paraId="66531B5E" w14:textId="6E0135E4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rPr>
          <w:b/>
          <w:bCs/>
        </w:rPr>
        <w:t xml:space="preserve">Dependencies: </w:t>
      </w:r>
      <w:proofErr w:type="spellStart"/>
      <w:r w:rsidR="0016753C">
        <w:t>expenseID</w:t>
      </w:r>
      <w:proofErr w:type="spellEnd"/>
      <w:r w:rsidR="0016753C">
        <w:t xml:space="preserve"> -&gt; </w:t>
      </w:r>
      <w:proofErr w:type="spellStart"/>
      <w:r w:rsidR="0016753C">
        <w:t>expenseDate</w:t>
      </w:r>
      <w:proofErr w:type="spellEnd"/>
      <w:r w:rsidR="0016753C">
        <w:t xml:space="preserve">, amount, </w:t>
      </w:r>
      <w:proofErr w:type="spellStart"/>
      <w:r w:rsidR="0016753C">
        <w:t>expenseDescription</w:t>
      </w:r>
      <w:proofErr w:type="spellEnd"/>
      <w:r w:rsidR="0016753C">
        <w:t xml:space="preserve">, </w:t>
      </w:r>
      <w:proofErr w:type="spellStart"/>
      <w:r w:rsidR="0016753C">
        <w:t>clubName</w:t>
      </w:r>
      <w:proofErr w:type="spellEnd"/>
      <w:r w:rsidR="0016753C">
        <w:t xml:space="preserve">, </w:t>
      </w:r>
      <w:proofErr w:type="spellStart"/>
      <w:r w:rsidR="0016753C">
        <w:t>clubYear</w:t>
      </w:r>
      <w:proofErr w:type="spellEnd"/>
    </w:p>
    <w:p w14:paraId="0622822D" w14:textId="01CDEEAD" w:rsidR="0016753C" w:rsidRDefault="002F7709" w:rsidP="002F7709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the primary key of </w:t>
      </w:r>
      <w:r w:rsidR="0016753C">
        <w:t xml:space="preserve">“Expense” is a </w:t>
      </w:r>
      <w:proofErr w:type="spellStart"/>
      <w:r w:rsidR="0016753C">
        <w:t>superkey</w:t>
      </w:r>
      <w:proofErr w:type="spellEnd"/>
      <w:r w:rsidR="0016753C">
        <w:t xml:space="preserve"> for all “Expense” attributes.</w:t>
      </w:r>
      <w:r>
        <w:t xml:space="preserve"> There </w:t>
      </w:r>
      <w:del w:id="18" w:author="Morey, Liz" w:date="2026-04-08T08:01:00Z" w16du:dateUtc="2026-04-08T12:01:00Z">
        <w:r w:rsidDel="005949C9">
          <w:delText>is</w:delText>
        </w:r>
      </w:del>
      <w:ins w:id="19" w:author="Morey, Liz" w:date="2026-04-08T08:01:00Z" w16du:dateUtc="2026-04-08T12:01:00Z">
        <w:r w:rsidR="005949C9">
          <w:t>are</w:t>
        </w:r>
      </w:ins>
      <w:r>
        <w:t xml:space="preserve"> no other dependencies.</w:t>
      </w:r>
    </w:p>
    <w:p w14:paraId="74E8B9C2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Students</w:t>
      </w:r>
      <w:r>
        <w:t xml:space="preserve"> (</w:t>
      </w:r>
      <w:proofErr w:type="spellStart"/>
      <w:r w:rsidRPr="003071E3">
        <w:rPr>
          <w:u w:val="single"/>
        </w:rPr>
        <w:t>studentI</w:t>
      </w:r>
      <w:r w:rsidRPr="00B14957">
        <w:rPr>
          <w:u w:val="single"/>
        </w:rPr>
        <w:t>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)</w:t>
      </w:r>
    </w:p>
    <w:p w14:paraId="0BB4B1C3" w14:textId="43783D80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Key:</w:t>
      </w:r>
      <w:r>
        <w:t xml:space="preserve"> (</w:t>
      </w:r>
      <w:proofErr w:type="spellStart"/>
      <w:r>
        <w:t>studentID</w:t>
      </w:r>
      <w:proofErr w:type="spellEnd"/>
      <w:r>
        <w:t>)</w:t>
      </w:r>
    </w:p>
    <w:p w14:paraId="7B19E0AF" w14:textId="72C1B747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rPr>
          <w:b/>
          <w:bCs/>
        </w:rPr>
        <w:t xml:space="preserve">Dependencies: </w:t>
      </w:r>
      <w:proofErr w:type="spellStart"/>
      <w:r w:rsidR="0016753C">
        <w:t>studentID</w:t>
      </w:r>
      <w:proofErr w:type="spellEnd"/>
      <w:r w:rsidR="0016753C">
        <w:t xml:space="preserve"> -&gt; </w:t>
      </w:r>
      <w:proofErr w:type="spellStart"/>
      <w:r w:rsidR="0016753C">
        <w:t>studentName</w:t>
      </w:r>
      <w:proofErr w:type="spellEnd"/>
    </w:p>
    <w:p w14:paraId="57F42C34" w14:textId="22F92B0C" w:rsidR="0016753C" w:rsidRDefault="002F7709" w:rsidP="008C7E3A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</w:t>
      </w:r>
      <w:r w:rsidR="008C7E3A">
        <w:t>there are only two attributes. All schemas with 2 attributes are in BCNF.</w:t>
      </w:r>
    </w:p>
    <w:p w14:paraId="4D50B46F" w14:textId="77777777" w:rsidR="0016753C" w:rsidRDefault="0016753C" w:rsidP="0016753C">
      <w:pPr>
        <w:pStyle w:val="ListParagraph"/>
        <w:numPr>
          <w:ilvl w:val="0"/>
          <w:numId w:val="1"/>
        </w:numPr>
        <w:tabs>
          <w:tab w:val="left" w:pos="7149"/>
        </w:tabs>
        <w:spacing w:after="240"/>
      </w:pPr>
      <w:proofErr w:type="spellStart"/>
      <w:r w:rsidRPr="002F7709">
        <w:rPr>
          <w:b/>
          <w:bCs/>
        </w:rPr>
        <w:t>Are_In</w:t>
      </w:r>
      <w:proofErr w:type="spellEnd"/>
      <w:r>
        <w:t xml:space="preserve"> (</w:t>
      </w:r>
      <w:proofErr w:type="spellStart"/>
      <w:r w:rsidRPr="00B14957">
        <w:rPr>
          <w:u w:val="single"/>
        </w:rPr>
        <w:t>studentID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</w:t>
      </w:r>
      <w:r>
        <w:rPr>
          <w:u w:val="single"/>
        </w:rPr>
        <w:t>N</w:t>
      </w:r>
      <w:r w:rsidRPr="00B14957">
        <w:rPr>
          <w:u w:val="single"/>
        </w:rPr>
        <w:t>ame</w:t>
      </w:r>
      <w:proofErr w:type="spellEnd"/>
      <w:r>
        <w:t xml:space="preserve">, </w:t>
      </w:r>
      <w:proofErr w:type="spellStart"/>
      <w:r w:rsidRPr="00B14957">
        <w:rPr>
          <w:u w:val="single"/>
        </w:rPr>
        <w:t>club</w:t>
      </w:r>
      <w:r>
        <w:rPr>
          <w:u w:val="single"/>
        </w:rPr>
        <w:t>Y</w:t>
      </w:r>
      <w:r w:rsidRPr="00B14957">
        <w:rPr>
          <w:u w:val="single"/>
        </w:rPr>
        <w:t>ear</w:t>
      </w:r>
      <w:proofErr w:type="spellEnd"/>
      <w:r>
        <w:t>)</w:t>
      </w:r>
    </w:p>
    <w:p w14:paraId="2C26F598" w14:textId="0CA11DF3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Key:</w:t>
      </w:r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clubName</w:t>
      </w:r>
      <w:proofErr w:type="spellEnd"/>
      <w:r>
        <w:t xml:space="preserve">, </w:t>
      </w:r>
      <w:proofErr w:type="spellStart"/>
      <w:r>
        <w:t>clubYear</w:t>
      </w:r>
      <w:proofErr w:type="spellEnd"/>
      <w:r>
        <w:t>)</w:t>
      </w:r>
    </w:p>
    <w:p w14:paraId="5733E3FE" w14:textId="0023FFFF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>
        <w:t xml:space="preserve"> No dependencies (as all attributes are the only key/</w:t>
      </w:r>
      <w:proofErr w:type="spellStart"/>
      <w:r>
        <w:t>superkey</w:t>
      </w:r>
      <w:proofErr w:type="spellEnd"/>
      <w:r>
        <w:t xml:space="preserve"> in table)</w:t>
      </w:r>
    </w:p>
    <w:p w14:paraId="4235B277" w14:textId="22BDBEDB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>
        <w:t>This table is in BCNF as there are no functional dependencies</w:t>
      </w:r>
      <w:r w:rsidR="008C7E3A">
        <w:t>.</w:t>
      </w:r>
    </w:p>
    <w:p w14:paraId="210C5CF8" w14:textId="77777777" w:rsidR="0016753C" w:rsidRDefault="0016753C" w:rsidP="0016753C">
      <w:pPr>
        <w:spacing w:after="240"/>
      </w:pPr>
    </w:p>
    <w:p w14:paraId="1908907E" w14:textId="7C3ECBEF" w:rsidR="00BE6118" w:rsidRPr="0016753C" w:rsidRDefault="00BE6118" w:rsidP="0016753C"/>
    <w:sectPr w:rsidR="00BE6118" w:rsidRPr="0016753C" w:rsidSect="00167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6A78"/>
    <w:multiLevelType w:val="hybridMultilevel"/>
    <w:tmpl w:val="719A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2737E"/>
    <w:multiLevelType w:val="hybridMultilevel"/>
    <w:tmpl w:val="00807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4408121">
    <w:abstractNumId w:val="0"/>
  </w:num>
  <w:num w:numId="2" w16cid:durableId="111131436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rey, Liz">
    <w15:presenceInfo w15:providerId="AD" w15:userId="S::emo270@uky.edu::19b4d3b2-9149-49fc-ab13-a49d8e9090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18"/>
    <w:rsid w:val="00017A0E"/>
    <w:rsid w:val="0016753C"/>
    <w:rsid w:val="001E4C7C"/>
    <w:rsid w:val="002F7709"/>
    <w:rsid w:val="003F1B23"/>
    <w:rsid w:val="00505DB3"/>
    <w:rsid w:val="005949C9"/>
    <w:rsid w:val="00795451"/>
    <w:rsid w:val="007B7BD3"/>
    <w:rsid w:val="007E41B0"/>
    <w:rsid w:val="008738D3"/>
    <w:rsid w:val="008C7E3A"/>
    <w:rsid w:val="008D54F4"/>
    <w:rsid w:val="00A55A02"/>
    <w:rsid w:val="00BC6848"/>
    <w:rsid w:val="00BE6118"/>
    <w:rsid w:val="00CF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064F"/>
  <w15:chartTrackingRefBased/>
  <w15:docId w15:val="{6BA6BD1D-0FCB-424E-ADFA-96DE6A4A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1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949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Morey, Liz</dc:creator>
  <cp:keywords/>
  <dc:description/>
  <cp:lastModifiedBy>Morey, Liz</cp:lastModifiedBy>
  <cp:revision>2</cp:revision>
  <cp:lastPrinted>2026-04-07T18:45:00Z</cp:lastPrinted>
  <dcterms:created xsi:type="dcterms:W3CDTF">2026-04-08T12:22:00Z</dcterms:created>
  <dcterms:modified xsi:type="dcterms:W3CDTF">2026-04-08T12:22:00Z</dcterms:modified>
</cp:coreProperties>
</file>